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279" w:rsidRDefault="00572279" w:rsidP="00572279">
      <w:r>
        <w:t>This is a use case to specify the expected behavior of CollaboRhythm when a patient makes an insulin titration decision. The format is based on the following:</w:t>
      </w:r>
    </w:p>
    <w:p w:rsidR="00572279" w:rsidRDefault="00572279" w:rsidP="00572279">
      <w:hyperlink r:id="rId6" w:history="1">
        <w:r>
          <w:rPr>
            <w:rStyle w:val="Hyperlink"/>
          </w:rPr>
          <w:t>http://alistair.cockburn.us/Basic+use+case+template</w:t>
        </w:r>
      </w:hyperlink>
    </w:p>
    <w:p w:rsidR="00572279" w:rsidRDefault="00572279" w:rsidP="00572279"/>
    <w:p w:rsidR="00572279" w:rsidRDefault="00572279" w:rsidP="00572279">
      <w:r>
        <w:t>Use Case: 1 Insulin Titration Decision</w:t>
      </w:r>
    </w:p>
    <w:p w:rsidR="00572279" w:rsidRDefault="00572279" w:rsidP="00572279">
      <w:r>
        <w:t>Goal in Context: Patient makes insulin titration decision, changing dose to 16 Units</w:t>
      </w:r>
    </w:p>
    <w:p w:rsidR="00572279" w:rsidRDefault="00572279" w:rsidP="00572279">
      <w:r>
        <w:t>Preconditions:</w:t>
      </w:r>
    </w:p>
    <w:p w:rsidR="00572279" w:rsidRDefault="00572279" w:rsidP="00572279">
      <w:pPr>
        <w:pStyle w:val="ListParagraph"/>
        <w:numPr>
          <w:ilvl w:val="0"/>
          <w:numId w:val="1"/>
        </w:numPr>
      </w:pPr>
      <w:r>
        <w:t xml:space="preserve">User </w:t>
      </w:r>
      <w:proofErr w:type="spellStart"/>
      <w:r>
        <w:t>mbrooks</w:t>
      </w:r>
      <w:proofErr w:type="spellEnd"/>
      <w:r>
        <w:t xml:space="preserve"> has diabetes and is using CollaboRhythm for insulin titration.</w:t>
      </w:r>
    </w:p>
    <w:p w:rsidR="00572279" w:rsidRDefault="00572279" w:rsidP="00572279">
      <w:pPr>
        <w:pStyle w:val="ListParagraph"/>
        <w:numPr>
          <w:ilvl w:val="0"/>
          <w:numId w:val="1"/>
        </w:numPr>
      </w:pPr>
      <w:r>
        <w:t>User has two daily schedule groups:</w:t>
      </w:r>
    </w:p>
    <w:p w:rsidR="00572279" w:rsidRDefault="00572279" w:rsidP="00572279">
      <w:pPr>
        <w:pStyle w:val="ListParagraph"/>
        <w:numPr>
          <w:ilvl w:val="1"/>
          <w:numId w:val="1"/>
        </w:numPr>
      </w:pPr>
      <w:r>
        <w:t xml:space="preserve">Morning (6am to 10am): metformin, </w:t>
      </w:r>
      <w:proofErr w:type="spellStart"/>
      <w:r>
        <w:t>glipizide</w:t>
      </w:r>
      <w:proofErr w:type="spellEnd"/>
      <w:r>
        <w:t xml:space="preserve">, blood glucose meter, and titrate insulin </w:t>
      </w:r>
      <w:proofErr w:type="spellStart"/>
      <w:r>
        <w:t>detemir</w:t>
      </w:r>
      <w:proofErr w:type="spellEnd"/>
    </w:p>
    <w:p w:rsidR="00572279" w:rsidRDefault="00572279" w:rsidP="00572279">
      <w:pPr>
        <w:pStyle w:val="ListParagraph"/>
        <w:numPr>
          <w:ilvl w:val="1"/>
          <w:numId w:val="1"/>
        </w:numPr>
      </w:pPr>
      <w:r>
        <w:t xml:space="preserve">Evening (6pm to 10pm): insulin </w:t>
      </w:r>
      <w:proofErr w:type="spellStart"/>
      <w:r>
        <w:t>detemir</w:t>
      </w:r>
      <w:proofErr w:type="spellEnd"/>
    </w:p>
    <w:p w:rsidR="00572279" w:rsidRDefault="00572279" w:rsidP="00572279">
      <w:pPr>
        <w:pStyle w:val="ListParagraph"/>
        <w:numPr>
          <w:ilvl w:val="0"/>
          <w:numId w:val="1"/>
        </w:numPr>
      </w:pPr>
      <w:r>
        <w:t>User has been following schedule for more than a week.</w:t>
      </w:r>
    </w:p>
    <w:p w:rsidR="00572279" w:rsidRDefault="00572279" w:rsidP="00572279">
      <w:pPr>
        <w:pStyle w:val="ListParagraph"/>
        <w:numPr>
          <w:ilvl w:val="0"/>
          <w:numId w:val="1"/>
        </w:numPr>
      </w:pPr>
      <w:r>
        <w:t>User changed insulin dosage 3 days ago.</w:t>
      </w:r>
    </w:p>
    <w:p w:rsidR="00572279" w:rsidRDefault="00572279" w:rsidP="00572279">
      <w:pPr>
        <w:pStyle w:val="ListParagraph"/>
        <w:numPr>
          <w:ilvl w:val="0"/>
          <w:numId w:val="1"/>
        </w:numPr>
      </w:pPr>
      <w:r>
        <w:t>User has taken blood glucose readings for the last 3 days.</w:t>
      </w:r>
    </w:p>
    <w:p w:rsidR="00572279" w:rsidRDefault="00572279" w:rsidP="00572279">
      <w:pPr>
        <w:pStyle w:val="ListParagraph"/>
        <w:numPr>
          <w:ilvl w:val="0"/>
          <w:numId w:val="1"/>
        </w:numPr>
      </w:pPr>
      <w:r>
        <w:t>User has not performed or reported any health actions today.</w:t>
      </w:r>
    </w:p>
    <w:p w:rsidR="00572279" w:rsidRDefault="00572279" w:rsidP="00572279">
      <w:pPr>
        <w:pStyle w:val="ListParagraph"/>
        <w:numPr>
          <w:ilvl w:val="0"/>
          <w:numId w:val="1"/>
        </w:numPr>
      </w:pPr>
      <w:r>
        <w:t>The time is now 9am.</w:t>
      </w:r>
    </w:p>
    <w:p w:rsidR="00572279" w:rsidRDefault="00572279" w:rsidP="00572279"/>
    <w:p w:rsidR="00572279" w:rsidRDefault="00572279" w:rsidP="00572279">
      <w:r>
        <w:t>Main Success Scenario</w:t>
      </w:r>
    </w:p>
    <w:p w:rsidR="00572279" w:rsidRDefault="00572279" w:rsidP="00572279">
      <w:pPr>
        <w:pStyle w:val="ListParagraph"/>
        <w:numPr>
          <w:ilvl w:val="0"/>
          <w:numId w:val="2"/>
        </w:numPr>
      </w:pPr>
      <w:r>
        <w:t xml:space="preserve">User </w:t>
      </w:r>
      <w:proofErr w:type="spellStart"/>
      <w:r>
        <w:t>mbrooks</w:t>
      </w:r>
      <w:proofErr w:type="spellEnd"/>
      <w:r>
        <w:t xml:space="preserve"> opens </w:t>
      </w:r>
      <w:proofErr w:type="spellStart"/>
      <w:r>
        <w:t>CollaboRhythm.Tablet</w:t>
      </w:r>
      <w:proofErr w:type="spellEnd"/>
    </w:p>
    <w:p w:rsidR="00572279" w:rsidRDefault="00572279" w:rsidP="000066D0">
      <w:pPr>
        <w:pStyle w:val="ListParagraph"/>
        <w:numPr>
          <w:ilvl w:val="0"/>
          <w:numId w:val="2"/>
        </w:numPr>
      </w:pPr>
      <w:r>
        <w:t>User sees clock with insulin dosage decision health action.</w:t>
      </w:r>
      <w:r>
        <w:br/>
      </w:r>
      <w:ins w:id="0" w:author="Scott Gilroy" w:date="2012-03-01T18:24:00Z">
        <w:r w:rsidR="000066D0">
          <w:rPr>
            <w:noProof/>
          </w:rPr>
          <w:drawing>
            <wp:inline distT="0" distB="0" distL="0" distR="0">
              <wp:extent cx="5943600" cy="407620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76203"/>
                      </a:xfrm>
                      <a:prstGeom prst="rect">
                        <a:avLst/>
                      </a:prstGeom>
                      <a:noFill/>
                      <a:ln>
                        <a:noFill/>
                      </a:ln>
                    </pic:spPr>
                  </pic:pic>
                </a:graphicData>
              </a:graphic>
            </wp:inline>
          </w:drawing>
        </w:r>
      </w:ins>
      <w:del w:id="1" w:author="Scott Gilroy" w:date="2012-03-01T18:24:00Z">
        <w:r w:rsidDel="000066D0">
          <w:rPr>
            <w:noProof/>
          </w:rPr>
          <w:drawing>
            <wp:inline distT="0" distB="0" distL="0" distR="0" wp14:anchorId="2D6C08F6" wp14:editId="24A090BF">
              <wp:extent cx="6200775" cy="3648075"/>
              <wp:effectExtent l="0" t="0" r="9525" b="9525"/>
              <wp:docPr id="4" name="Picture 4" descr="cid:image001.png@01CCF53B.E6FF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id:image001.png@01CCF53B.E6FF051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200775" cy="3648075"/>
                      </a:xfrm>
                      <a:prstGeom prst="rect">
                        <a:avLst/>
                      </a:prstGeom>
                      <a:noFill/>
                      <a:ln>
                        <a:noFill/>
                      </a:ln>
                    </pic:spPr>
                  </pic:pic>
                </a:graphicData>
              </a:graphic>
            </wp:inline>
          </w:drawing>
        </w:r>
      </w:del>
    </w:p>
    <w:p w:rsidR="00572279" w:rsidRDefault="00572279" w:rsidP="00572279">
      <w:pPr>
        <w:pStyle w:val="ListParagraph"/>
        <w:numPr>
          <w:ilvl w:val="0"/>
          <w:numId w:val="2"/>
        </w:numPr>
      </w:pPr>
      <w:r>
        <w:t>User clicks on the schedule group containing the icon for insulin dosage decision.</w:t>
      </w:r>
    </w:p>
    <w:p w:rsidR="00572279" w:rsidRDefault="00572279" w:rsidP="00572279">
      <w:pPr>
        <w:pStyle w:val="ListParagraph"/>
        <w:numPr>
          <w:ilvl w:val="0"/>
          <w:numId w:val="2"/>
        </w:numPr>
      </w:pPr>
      <w:r>
        <w:t>The list of scheduled items open. The list will include an item for the insulin dosage decision.</w:t>
      </w:r>
    </w:p>
    <w:p w:rsidR="00572279" w:rsidRDefault="00572279" w:rsidP="00572279">
      <w:pPr>
        <w:pStyle w:val="ListParagraph"/>
        <w:numPr>
          <w:ilvl w:val="0"/>
          <w:numId w:val="2"/>
        </w:numPr>
      </w:pPr>
      <w:r>
        <w:t>User clicks on the empty check box for Metformin. Box gets checked.</w:t>
      </w:r>
    </w:p>
    <w:p w:rsidR="00572279" w:rsidRDefault="00572279" w:rsidP="000066D0">
      <w:pPr>
        <w:pStyle w:val="ListParagraph"/>
        <w:numPr>
          <w:ilvl w:val="0"/>
          <w:numId w:val="2"/>
        </w:numPr>
      </w:pPr>
      <w:r>
        <w:lastRenderedPageBreak/>
        <w:t xml:space="preserve">User clicks on the empty check box for </w:t>
      </w:r>
      <w:proofErr w:type="spellStart"/>
      <w:r>
        <w:t>Glipizide</w:t>
      </w:r>
      <w:proofErr w:type="spellEnd"/>
      <w:r>
        <w:t>. Box gets checked.</w:t>
      </w:r>
      <w:r>
        <w:br/>
      </w:r>
      <w:ins w:id="2" w:author="Scott Gilroy" w:date="2012-03-01T18:24:00Z">
        <w:r w:rsidR="000066D0">
          <w:rPr>
            <w:noProof/>
          </w:rPr>
          <w:drawing>
            <wp:inline distT="0" distB="0" distL="0" distR="0">
              <wp:extent cx="5943600" cy="407620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76203"/>
                      </a:xfrm>
                      <a:prstGeom prst="rect">
                        <a:avLst/>
                      </a:prstGeom>
                      <a:noFill/>
                      <a:ln>
                        <a:noFill/>
                      </a:ln>
                    </pic:spPr>
                  </pic:pic>
                </a:graphicData>
              </a:graphic>
            </wp:inline>
          </w:drawing>
        </w:r>
      </w:ins>
      <w:del w:id="3" w:author="Scott Gilroy" w:date="2012-03-01T18:24:00Z">
        <w:r w:rsidDel="000066D0">
          <w:rPr>
            <w:noProof/>
          </w:rPr>
          <w:drawing>
            <wp:inline distT="0" distB="0" distL="0" distR="0" wp14:anchorId="2EA770B8" wp14:editId="689C0108">
              <wp:extent cx="6200775" cy="3648075"/>
              <wp:effectExtent l="0" t="0" r="9525" b="9525"/>
              <wp:docPr id="3" name="Picture 3" descr="cid:image002.png@01CCF53B.E6FF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id:image002.png@01CCF53B.E6FF051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6200775" cy="3648075"/>
                      </a:xfrm>
                      <a:prstGeom prst="rect">
                        <a:avLst/>
                      </a:prstGeom>
                      <a:noFill/>
                      <a:ln>
                        <a:noFill/>
                      </a:ln>
                    </pic:spPr>
                  </pic:pic>
                </a:graphicData>
              </a:graphic>
            </wp:inline>
          </w:drawing>
        </w:r>
      </w:del>
    </w:p>
    <w:p w:rsidR="00572279" w:rsidRDefault="00572279" w:rsidP="00572279">
      <w:pPr>
        <w:pStyle w:val="ListParagraph"/>
        <w:numPr>
          <w:ilvl w:val="0"/>
          <w:numId w:val="2"/>
        </w:numPr>
      </w:pPr>
      <w:r>
        <w:t xml:space="preserve">User clicks on the empty check box for </w:t>
      </w:r>
      <w:proofErr w:type="spellStart"/>
      <w:r>
        <w:t>Fora</w:t>
      </w:r>
      <w:proofErr w:type="spellEnd"/>
      <w:r>
        <w:t xml:space="preserve"> D30b. Blood glucose reporting view is shown.</w:t>
      </w:r>
    </w:p>
    <w:p w:rsidR="00572279" w:rsidRDefault="00572279" w:rsidP="00572279">
      <w:pPr>
        <w:pStyle w:val="ListParagraph"/>
        <w:numPr>
          <w:ilvl w:val="0"/>
          <w:numId w:val="2"/>
        </w:numPr>
      </w:pPr>
      <w:r>
        <w:t>User presses send button on the For a D30b. Data fields in the current view are populated with values.</w:t>
      </w:r>
    </w:p>
    <w:p w:rsidR="00572279" w:rsidRDefault="00572279" w:rsidP="00572279">
      <w:pPr>
        <w:pStyle w:val="ListParagraph"/>
        <w:numPr>
          <w:ilvl w:val="0"/>
          <w:numId w:val="2"/>
        </w:numPr>
      </w:pPr>
      <w:r>
        <w:t>User clicks back. The view goes back to the list of scheduled items. For a D30b is now checked.</w:t>
      </w:r>
    </w:p>
    <w:p w:rsidR="00572279" w:rsidRDefault="00572279" w:rsidP="00572279">
      <w:pPr>
        <w:pStyle w:val="ListParagraph"/>
        <w:numPr>
          <w:ilvl w:val="0"/>
          <w:numId w:val="2"/>
        </w:numPr>
      </w:pPr>
      <w:r>
        <w:t xml:space="preserve">User clicks on the empty check box for Titrate Insulin </w:t>
      </w:r>
      <w:proofErr w:type="spellStart"/>
      <w:r>
        <w:t>Detemir</w:t>
      </w:r>
      <w:proofErr w:type="spellEnd"/>
      <w:r>
        <w:t>.</w:t>
      </w:r>
    </w:p>
    <w:p w:rsidR="00572279" w:rsidRDefault="00572279" w:rsidP="00572279">
      <w:pPr>
        <w:pStyle w:val="ListParagraph"/>
        <w:numPr>
          <w:ilvl w:val="0"/>
          <w:numId w:val="2"/>
        </w:numPr>
      </w:pPr>
      <w:r>
        <w:t>The health charts are shown with the decision support panel. The view includes:</w:t>
      </w:r>
    </w:p>
    <w:p w:rsidR="00572279" w:rsidRDefault="00572279" w:rsidP="00572279">
      <w:pPr>
        <w:pStyle w:val="ListParagraph"/>
        <w:numPr>
          <w:ilvl w:val="1"/>
          <w:numId w:val="2"/>
        </w:numPr>
      </w:pPr>
      <w:r>
        <w:t xml:space="preserve">A visualization of the last week of data for </w:t>
      </w:r>
      <w:proofErr w:type="spellStart"/>
      <w:r>
        <w:t>Insuling</w:t>
      </w:r>
      <w:proofErr w:type="spellEnd"/>
      <w:r>
        <w:t xml:space="preserve"> </w:t>
      </w:r>
      <w:proofErr w:type="spellStart"/>
      <w:r>
        <w:t>Detemir</w:t>
      </w:r>
      <w:proofErr w:type="spellEnd"/>
      <w:r>
        <w:t xml:space="preserve">, Blood Glucose, Metformin, and </w:t>
      </w:r>
      <w:proofErr w:type="spellStart"/>
      <w:r>
        <w:t>Glipizide</w:t>
      </w:r>
      <w:proofErr w:type="spellEnd"/>
    </w:p>
    <w:p w:rsidR="00572279" w:rsidRDefault="00572279" w:rsidP="00572279">
      <w:pPr>
        <w:pStyle w:val="ListParagraph"/>
        <w:numPr>
          <w:ilvl w:val="1"/>
          <w:numId w:val="2"/>
        </w:numPr>
      </w:pPr>
      <w:r>
        <w:t>A panel on the right side visualizing the titration algorithm, including:</w:t>
      </w:r>
    </w:p>
    <w:p w:rsidR="00572279" w:rsidRDefault="00572279" w:rsidP="00572279">
      <w:pPr>
        <w:pStyle w:val="ListParagraph"/>
        <w:numPr>
          <w:ilvl w:val="2"/>
          <w:numId w:val="2"/>
        </w:numPr>
      </w:pPr>
      <w:r>
        <w:t>the average blood glucose value for the algorithm</w:t>
      </w:r>
    </w:p>
    <w:p w:rsidR="00572279" w:rsidRDefault="00572279" w:rsidP="00572279">
      <w:pPr>
        <w:pStyle w:val="ListParagraph"/>
        <w:numPr>
          <w:ilvl w:val="3"/>
          <w:numId w:val="2"/>
        </w:numPr>
      </w:pPr>
      <w:r>
        <w:t>Only uses the most recent three blood glucose values</w:t>
      </w:r>
    </w:p>
    <w:p w:rsidR="00572279" w:rsidRDefault="00572279" w:rsidP="00572279">
      <w:pPr>
        <w:pStyle w:val="ListParagraph"/>
        <w:numPr>
          <w:ilvl w:val="3"/>
          <w:numId w:val="2"/>
        </w:numPr>
      </w:pPr>
      <w:r>
        <w:t>Only uses blood glucose values after the most recent titration</w:t>
      </w:r>
    </w:p>
    <w:p w:rsidR="00572279" w:rsidRDefault="00572279" w:rsidP="00572279">
      <w:pPr>
        <w:pStyle w:val="ListParagraph"/>
        <w:numPr>
          <w:ilvl w:val="3"/>
          <w:numId w:val="2"/>
        </w:numPr>
      </w:pPr>
      <w:r>
        <w:t xml:space="preserve">Only uses blood glucose values within the last 7 days </w:t>
      </w:r>
    </w:p>
    <w:p w:rsidR="00572279" w:rsidRDefault="00572279" w:rsidP="00572279">
      <w:pPr>
        <w:pStyle w:val="ListParagraph"/>
        <w:numPr>
          <w:ilvl w:val="3"/>
          <w:numId w:val="2"/>
        </w:numPr>
      </w:pPr>
      <w:r>
        <w:t>Only uses pre-prandial blood glucose values</w:t>
      </w:r>
    </w:p>
    <w:p w:rsidR="00572279" w:rsidRDefault="00572279" w:rsidP="00572279">
      <w:pPr>
        <w:pStyle w:val="ListParagraph"/>
        <w:numPr>
          <w:ilvl w:val="3"/>
          <w:numId w:val="2"/>
        </w:numPr>
      </w:pPr>
      <w:r>
        <w:t>Only uses one blood glucose value from each day (the most recent)</w:t>
      </w:r>
    </w:p>
    <w:p w:rsidR="00572279" w:rsidRDefault="00572279" w:rsidP="00572279">
      <w:pPr>
        <w:pStyle w:val="ListParagraph"/>
        <w:numPr>
          <w:ilvl w:val="3"/>
          <w:numId w:val="2"/>
        </w:numPr>
      </w:pPr>
      <w:r>
        <w:t>Only shown if there are 3 values that meet the criteria above</w:t>
      </w:r>
    </w:p>
    <w:p w:rsidR="00572279" w:rsidRDefault="00572279" w:rsidP="00572279">
      <w:pPr>
        <w:pStyle w:val="ListParagraph"/>
        <w:numPr>
          <w:ilvl w:val="2"/>
          <w:numId w:val="2"/>
        </w:numPr>
      </w:pPr>
      <w:r>
        <w:t>The blood glucose values used to calculate the average are also highlighted in the chart, with a legend included in the chart to specify the meaning of the highlight “glucose values since last titration.”</w:t>
      </w:r>
    </w:p>
    <w:p w:rsidR="00572279" w:rsidRDefault="00572279" w:rsidP="00572279">
      <w:pPr>
        <w:pStyle w:val="ListParagraph"/>
        <w:numPr>
          <w:ilvl w:val="2"/>
          <w:numId w:val="2"/>
        </w:numPr>
        <w:rPr>
          <w:ins w:id="4" w:author="Scott Gilroy" w:date="2012-03-01T18:25:00Z"/>
        </w:rPr>
      </w:pPr>
      <w:proofErr w:type="gramStart"/>
      <w:r>
        <w:t>the</w:t>
      </w:r>
      <w:proofErr w:type="gramEnd"/>
      <w:r>
        <w:t xml:space="preserve"> recommended change of +3 Units (+3 Units is black and bold, 0 Units is grey, -3 Units is grey).</w:t>
      </w:r>
    </w:p>
    <w:p w:rsidR="000066D0" w:rsidDel="000066D0" w:rsidRDefault="000066D0" w:rsidP="000066D0">
      <w:pPr>
        <w:pStyle w:val="ListParagraph"/>
        <w:numPr>
          <w:ilvl w:val="1"/>
          <w:numId w:val="2"/>
        </w:numPr>
        <w:rPr>
          <w:del w:id="5" w:author="Scott Gilroy" w:date="2012-03-01T18:26:00Z"/>
        </w:rPr>
        <w:pPrChange w:id="6" w:author="Scott Gilroy" w:date="2012-03-01T18:25:00Z">
          <w:pPr>
            <w:pStyle w:val="ListParagraph"/>
            <w:numPr>
              <w:ilvl w:val="2"/>
              <w:numId w:val="2"/>
            </w:numPr>
            <w:ind w:left="2160" w:hanging="180"/>
          </w:pPr>
        </w:pPrChange>
      </w:pPr>
    </w:p>
    <w:p w:rsidR="00572279" w:rsidRDefault="000066D0" w:rsidP="000066D0">
      <w:pPr>
        <w:pStyle w:val="ListParagraph"/>
        <w:pPrChange w:id="7" w:author="Scott Gilroy" w:date="2012-03-01T18:26:00Z">
          <w:pPr>
            <w:pStyle w:val="ListParagraph"/>
            <w:numPr>
              <w:ilvl w:val="2"/>
              <w:numId w:val="2"/>
            </w:numPr>
            <w:ind w:left="2160" w:hanging="180"/>
          </w:pPr>
        </w:pPrChange>
      </w:pPr>
      <w:ins w:id="8" w:author="Scott Gilroy" w:date="2012-03-01T18:25:00Z">
        <w:r>
          <w:rPr>
            <w:noProof/>
          </w:rPr>
          <w:drawing>
            <wp:inline distT="0" distB="0" distL="0" distR="0" wp14:anchorId="103BD0A5" wp14:editId="61C00A3A">
              <wp:extent cx="5943600" cy="40762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076203"/>
                      </a:xfrm>
                      <a:prstGeom prst="rect">
                        <a:avLst/>
                      </a:prstGeom>
                      <a:noFill/>
                      <a:ln>
                        <a:noFill/>
                      </a:ln>
                    </pic:spPr>
                  </pic:pic>
                </a:graphicData>
              </a:graphic>
            </wp:inline>
          </w:drawing>
        </w:r>
      </w:ins>
      <w:del w:id="9" w:author="Scott Gilroy" w:date="2012-03-01T18:25:00Z">
        <w:r w:rsidR="00572279" w:rsidDel="000066D0">
          <w:rPr>
            <w:noProof/>
          </w:rPr>
          <w:drawing>
            <wp:inline distT="0" distB="0" distL="0" distR="0" wp14:anchorId="1F554D6E" wp14:editId="26884031">
              <wp:extent cx="6200775" cy="3648075"/>
              <wp:effectExtent l="0" t="0" r="9525" b="9525"/>
              <wp:docPr id="2" name="Picture 2" descr="cid:image003.jpg@01CCF53B.E6FF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id:image003.jpg@01CCF53B.E6FF051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00775" cy="3648075"/>
                      </a:xfrm>
                      <a:prstGeom prst="rect">
                        <a:avLst/>
                      </a:prstGeom>
                      <a:noFill/>
                      <a:ln>
                        <a:noFill/>
                      </a:ln>
                    </pic:spPr>
                  </pic:pic>
                </a:graphicData>
              </a:graphic>
            </wp:inline>
          </w:drawing>
        </w:r>
      </w:del>
    </w:p>
    <w:p w:rsidR="00572279" w:rsidRDefault="00572279" w:rsidP="00572279">
      <w:pPr>
        <w:pStyle w:val="ListParagraph"/>
        <w:numPr>
          <w:ilvl w:val="0"/>
          <w:numId w:val="2"/>
        </w:numPr>
      </w:pPr>
      <w:r>
        <w:t>User clicks on “+3 Units”.</w:t>
      </w:r>
    </w:p>
    <w:p w:rsidR="00572279" w:rsidRDefault="00572279" w:rsidP="00572279">
      <w:pPr>
        <w:pStyle w:val="ListParagraph"/>
        <w:numPr>
          <w:ilvl w:val="0"/>
          <w:numId w:val="2"/>
        </w:numPr>
      </w:pPr>
      <w:r>
        <w:t>Insulin titration is populated with +3 Units.</w:t>
      </w:r>
    </w:p>
    <w:p w:rsidR="00572279" w:rsidRDefault="00572279" w:rsidP="00572279">
      <w:pPr>
        <w:pStyle w:val="ListParagraph"/>
        <w:numPr>
          <w:ilvl w:val="0"/>
          <w:numId w:val="2"/>
        </w:numPr>
      </w:pPr>
      <w:r>
        <w:t>New insulin dose is computed as 16 Units.</w:t>
      </w:r>
    </w:p>
    <w:p w:rsidR="00572279" w:rsidRDefault="00572279" w:rsidP="00572279">
      <w:pPr>
        <w:pStyle w:val="ListParagraph"/>
        <w:numPr>
          <w:ilvl w:val="0"/>
          <w:numId w:val="2"/>
        </w:numPr>
      </w:pPr>
      <w:r>
        <w:t xml:space="preserve">User clicks </w:t>
      </w:r>
      <w:del w:id="10" w:author="Scott Gilroy" w:date="2012-03-01T18:27:00Z">
        <w:r w:rsidDel="000066D0">
          <w:delText>back</w:delText>
        </w:r>
      </w:del>
      <w:proofErr w:type="gramStart"/>
      <w:ins w:id="11" w:author="Scott Gilroy" w:date="2012-03-01T18:27:00Z">
        <w:r w:rsidR="000066D0">
          <w:t>Done</w:t>
        </w:r>
      </w:ins>
      <w:proofErr w:type="gramEnd"/>
      <w:r>
        <w:t xml:space="preserve">. The view goes back to the list of scheduled items. Titrate Insulin </w:t>
      </w:r>
      <w:proofErr w:type="spellStart"/>
      <w:r>
        <w:t>Detemir</w:t>
      </w:r>
      <w:proofErr w:type="spellEnd"/>
      <w:r>
        <w:t xml:space="preserve"> is now checked.</w:t>
      </w:r>
    </w:p>
    <w:p w:rsidR="00572279" w:rsidRDefault="00572279" w:rsidP="00572279">
      <w:pPr>
        <w:pStyle w:val="ListParagraph"/>
        <w:numPr>
          <w:ilvl w:val="0"/>
          <w:numId w:val="2"/>
        </w:numPr>
      </w:pPr>
      <w:r>
        <w:t>User clicks back.</w:t>
      </w:r>
    </w:p>
    <w:p w:rsidR="00572279" w:rsidRDefault="00572279" w:rsidP="00572279">
      <w:pPr>
        <w:pStyle w:val="ListParagraph"/>
        <w:numPr>
          <w:ilvl w:val="0"/>
          <w:numId w:val="2"/>
        </w:numPr>
      </w:pPr>
      <w:r>
        <w:t>Data is saved to the server.</w:t>
      </w:r>
    </w:p>
    <w:p w:rsidR="00572279" w:rsidRDefault="00572279" w:rsidP="00572279">
      <w:pPr>
        <w:pStyle w:val="ListParagraph"/>
        <w:numPr>
          <w:ilvl w:val="0"/>
          <w:numId w:val="2"/>
        </w:numPr>
      </w:pPr>
      <w:r>
        <w:t xml:space="preserve">The clinician is notified that </w:t>
      </w:r>
      <w:proofErr w:type="spellStart"/>
      <w:r>
        <w:t>mbrooks</w:t>
      </w:r>
      <w:proofErr w:type="spellEnd"/>
      <w:r>
        <w:t xml:space="preserve"> has submitted a new insulin titration dose.</w:t>
      </w:r>
    </w:p>
    <w:p w:rsidR="00572279" w:rsidRDefault="00572279" w:rsidP="00572279">
      <w:pPr>
        <w:pStyle w:val="ListParagraph"/>
        <w:numPr>
          <w:ilvl w:val="0"/>
          <w:numId w:val="2"/>
        </w:numPr>
      </w:pPr>
      <w:r>
        <w:t>The view goes back to the home screen with the clock. Checks are now shown over each of the four health action icons in the bottom right corner of the clock.</w:t>
      </w:r>
    </w:p>
    <w:p w:rsidR="00572279" w:rsidRDefault="00572279" w:rsidP="00572279"/>
    <w:p w:rsidR="00572279" w:rsidRDefault="00572279" w:rsidP="00572279">
      <w:r>
        <w:t>Extensions</w:t>
      </w:r>
    </w:p>
    <w:p w:rsidR="00572279" w:rsidRDefault="00572279" w:rsidP="00572279">
      <w:r>
        <w:t xml:space="preserve">11a. </w:t>
      </w:r>
      <w:proofErr w:type="gramStart"/>
      <w:r>
        <w:t>There</w:t>
      </w:r>
      <w:proofErr w:type="gramEnd"/>
      <w:r>
        <w:t xml:space="preserve"> was no blood glucose measurement taken yesterday. User does not change dosage.</w:t>
      </w:r>
    </w:p>
    <w:p w:rsidR="00572279" w:rsidRDefault="00572279" w:rsidP="00572279">
      <w:pPr>
        <w:pStyle w:val="ListParagraph"/>
        <w:numPr>
          <w:ilvl w:val="0"/>
          <w:numId w:val="3"/>
        </w:numPr>
      </w:pPr>
      <w:r>
        <w:t>Chart shows the last two blood glucose values since titration</w:t>
      </w:r>
    </w:p>
    <w:p w:rsidR="00572279" w:rsidRDefault="00572279" w:rsidP="00572279">
      <w:pPr>
        <w:pStyle w:val="ListParagraph"/>
        <w:numPr>
          <w:ilvl w:val="0"/>
          <w:numId w:val="3"/>
        </w:numPr>
      </w:pPr>
      <w:r>
        <w:t>Panel does not show the average blood glucose value for the algorithm (because there are only two values that meet the criteria)</w:t>
      </w:r>
    </w:p>
    <w:p w:rsidR="00572279" w:rsidRDefault="00572279" w:rsidP="000066D0">
      <w:pPr>
        <w:pStyle w:val="ListParagraph"/>
        <w:numPr>
          <w:ilvl w:val="0"/>
          <w:numId w:val="3"/>
        </w:numPr>
      </w:pPr>
      <w:r>
        <w:lastRenderedPageBreak/>
        <w:t>Panel does not show any recommended change for the insulin titration (+3 Units is grey, 0 Units is grey, -3 Units is grey)</w:t>
      </w:r>
      <w:r>
        <w:br/>
      </w:r>
      <w:ins w:id="12" w:author="Scott Gilroy" w:date="2012-03-01T18:26:00Z">
        <w:r w:rsidR="000066D0">
          <w:rPr>
            <w:noProof/>
          </w:rPr>
          <w:drawing>
            <wp:inline distT="0" distB="0" distL="0" distR="0">
              <wp:extent cx="5943600" cy="407620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76203"/>
                      </a:xfrm>
                      <a:prstGeom prst="rect">
                        <a:avLst/>
                      </a:prstGeom>
                      <a:noFill/>
                      <a:ln>
                        <a:noFill/>
                      </a:ln>
                    </pic:spPr>
                  </pic:pic>
                </a:graphicData>
              </a:graphic>
            </wp:inline>
          </w:drawing>
        </w:r>
      </w:ins>
      <w:del w:id="13" w:author="Scott Gilroy" w:date="2012-03-01T18:26:00Z">
        <w:r w:rsidDel="000066D0">
          <w:rPr>
            <w:noProof/>
          </w:rPr>
          <w:drawing>
            <wp:inline distT="0" distB="0" distL="0" distR="0" wp14:anchorId="111A691B" wp14:editId="3D3EE542">
              <wp:extent cx="6200775" cy="3648075"/>
              <wp:effectExtent l="0" t="0" r="9525" b="9525"/>
              <wp:docPr id="1" name="Picture 1" descr="cid:image004.png@01CCF53B.E6FF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id:image004.png@01CCF53B.E6FF051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200775" cy="3648075"/>
                      </a:xfrm>
                      <a:prstGeom prst="rect">
                        <a:avLst/>
                      </a:prstGeom>
                      <a:noFill/>
                      <a:ln>
                        <a:noFill/>
                      </a:ln>
                    </pic:spPr>
                  </pic:pic>
                </a:graphicData>
              </a:graphic>
            </wp:inline>
          </w:drawing>
        </w:r>
      </w:del>
    </w:p>
    <w:p w:rsidR="00572279" w:rsidRDefault="00572279" w:rsidP="00572279">
      <w:pPr>
        <w:pStyle w:val="ListParagraph"/>
        <w:numPr>
          <w:ilvl w:val="0"/>
          <w:numId w:val="3"/>
        </w:numPr>
      </w:pPr>
      <w:r>
        <w:t>User clicks on “0 Units”</w:t>
      </w:r>
    </w:p>
    <w:p w:rsidR="00572279" w:rsidRDefault="00572279" w:rsidP="00572279">
      <w:pPr>
        <w:pStyle w:val="ListParagraph"/>
        <w:numPr>
          <w:ilvl w:val="0"/>
          <w:numId w:val="3"/>
        </w:numPr>
      </w:pPr>
      <w:r>
        <w:t>New insulin dose is computed as 13 Units.</w:t>
      </w:r>
    </w:p>
    <w:p w:rsidR="00572279" w:rsidRDefault="00572279" w:rsidP="00572279">
      <w:pPr>
        <w:pStyle w:val="ListParagraph"/>
        <w:numPr>
          <w:ilvl w:val="0"/>
          <w:numId w:val="3"/>
        </w:numPr>
      </w:pPr>
      <w:r>
        <w:t xml:space="preserve">User clicks </w:t>
      </w:r>
      <w:del w:id="14" w:author="Scott Gilroy" w:date="2012-03-01T18:28:00Z">
        <w:r w:rsidDel="000066D0">
          <w:delText>back</w:delText>
        </w:r>
      </w:del>
      <w:ins w:id="15" w:author="Scott Gilroy" w:date="2012-03-01T18:28:00Z">
        <w:r w:rsidR="000066D0">
          <w:t>Done</w:t>
        </w:r>
      </w:ins>
      <w:bookmarkStart w:id="16" w:name="_GoBack"/>
      <w:bookmarkEnd w:id="16"/>
      <w:r>
        <w:t xml:space="preserve">. The view goes back to the list of scheduled items. Titrate Insulin </w:t>
      </w:r>
      <w:proofErr w:type="spellStart"/>
      <w:r>
        <w:t>Detemir</w:t>
      </w:r>
      <w:proofErr w:type="spellEnd"/>
      <w:r>
        <w:t xml:space="preserve"> is now checked.</w:t>
      </w:r>
    </w:p>
    <w:p w:rsidR="00572279" w:rsidRDefault="00572279" w:rsidP="00572279">
      <w:pPr>
        <w:pStyle w:val="ListParagraph"/>
        <w:numPr>
          <w:ilvl w:val="0"/>
          <w:numId w:val="3"/>
        </w:numPr>
      </w:pPr>
      <w:r>
        <w:t xml:space="preserve">User clicks </w:t>
      </w:r>
      <w:del w:id="17" w:author="Scott Gilroy" w:date="2012-03-01T18:26:00Z">
        <w:r w:rsidDel="000066D0">
          <w:delText>back</w:delText>
        </w:r>
      </w:del>
      <w:ins w:id="18" w:author="Scott Gilroy" w:date="2012-03-01T18:27:00Z">
        <w:r w:rsidR="000066D0">
          <w:t>back</w:t>
        </w:r>
      </w:ins>
      <w:r>
        <w:t>.</w:t>
      </w:r>
    </w:p>
    <w:p w:rsidR="00572279" w:rsidRDefault="00572279" w:rsidP="00572279">
      <w:pPr>
        <w:pStyle w:val="ListParagraph"/>
        <w:numPr>
          <w:ilvl w:val="0"/>
          <w:numId w:val="3"/>
        </w:numPr>
      </w:pPr>
      <w:r>
        <w:t>Data is saved to the server.</w:t>
      </w:r>
    </w:p>
    <w:p w:rsidR="00572279" w:rsidRDefault="00572279" w:rsidP="00572279">
      <w:pPr>
        <w:pStyle w:val="ListParagraph"/>
        <w:numPr>
          <w:ilvl w:val="0"/>
          <w:numId w:val="3"/>
        </w:numPr>
      </w:pPr>
      <w:r>
        <w:t>The view goes back to the home screen with the clock. Checks are now shown over each of the four health action icons in the bottom right corner of the clock.</w:t>
      </w:r>
    </w:p>
    <w:p w:rsidR="00572279" w:rsidRDefault="00572279" w:rsidP="00572279"/>
    <w:p w:rsidR="00A1643C" w:rsidRDefault="000066D0"/>
    <w:sectPr w:rsidR="00A16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F21BF8"/>
    <w:multiLevelType w:val="hybridMultilevel"/>
    <w:tmpl w:val="B5063C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E81416C"/>
    <w:multiLevelType w:val="hybridMultilevel"/>
    <w:tmpl w:val="B5063C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316E03D4"/>
    <w:multiLevelType w:val="hybridMultilevel"/>
    <w:tmpl w:val="6B96D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279"/>
    <w:rsid w:val="000066D0"/>
    <w:rsid w:val="00572279"/>
    <w:rsid w:val="007307DD"/>
    <w:rsid w:val="009F425A"/>
    <w:rsid w:val="00A96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279"/>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72279"/>
    <w:rPr>
      <w:color w:val="0000FF"/>
      <w:u w:val="single"/>
    </w:rPr>
  </w:style>
  <w:style w:type="paragraph" w:styleId="ListParagraph">
    <w:name w:val="List Paragraph"/>
    <w:basedOn w:val="Normal"/>
    <w:uiPriority w:val="34"/>
    <w:qFormat/>
    <w:rsid w:val="00572279"/>
    <w:pPr>
      <w:ind w:left="720"/>
    </w:pPr>
  </w:style>
  <w:style w:type="paragraph" w:styleId="BalloonText">
    <w:name w:val="Balloon Text"/>
    <w:basedOn w:val="Normal"/>
    <w:link w:val="BalloonTextChar"/>
    <w:uiPriority w:val="99"/>
    <w:semiHidden/>
    <w:unhideWhenUsed/>
    <w:rsid w:val="00572279"/>
    <w:rPr>
      <w:rFonts w:ascii="Tahoma" w:hAnsi="Tahoma" w:cs="Tahoma"/>
      <w:sz w:val="16"/>
      <w:szCs w:val="16"/>
    </w:rPr>
  </w:style>
  <w:style w:type="character" w:customStyle="1" w:styleId="BalloonTextChar">
    <w:name w:val="Balloon Text Char"/>
    <w:basedOn w:val="DefaultParagraphFont"/>
    <w:link w:val="BalloonText"/>
    <w:uiPriority w:val="99"/>
    <w:semiHidden/>
    <w:rsid w:val="005722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279"/>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72279"/>
    <w:rPr>
      <w:color w:val="0000FF"/>
      <w:u w:val="single"/>
    </w:rPr>
  </w:style>
  <w:style w:type="paragraph" w:styleId="ListParagraph">
    <w:name w:val="List Paragraph"/>
    <w:basedOn w:val="Normal"/>
    <w:uiPriority w:val="34"/>
    <w:qFormat/>
    <w:rsid w:val="00572279"/>
    <w:pPr>
      <w:ind w:left="720"/>
    </w:pPr>
  </w:style>
  <w:style w:type="paragraph" w:styleId="BalloonText">
    <w:name w:val="Balloon Text"/>
    <w:basedOn w:val="Normal"/>
    <w:link w:val="BalloonTextChar"/>
    <w:uiPriority w:val="99"/>
    <w:semiHidden/>
    <w:unhideWhenUsed/>
    <w:rsid w:val="00572279"/>
    <w:rPr>
      <w:rFonts w:ascii="Tahoma" w:hAnsi="Tahoma" w:cs="Tahoma"/>
      <w:sz w:val="16"/>
      <w:szCs w:val="16"/>
    </w:rPr>
  </w:style>
  <w:style w:type="character" w:customStyle="1" w:styleId="BalloonTextChar">
    <w:name w:val="Balloon Text Char"/>
    <w:basedOn w:val="DefaultParagraphFont"/>
    <w:link w:val="BalloonText"/>
    <w:uiPriority w:val="99"/>
    <w:semiHidden/>
    <w:rsid w:val="005722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7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cid:image004.png@01CCF53B.E6FF0510" TargetMode="External"/><Relationship Id="rId3" Type="http://schemas.microsoft.com/office/2007/relationships/stylesWithEffects" Target="stylesWithEffects.xml"/><Relationship Id="rId7" Type="http://schemas.openxmlformats.org/officeDocument/2006/relationships/image" Target="media/image1.emf"/><Relationship Id="rId12" Type="http://schemas.openxmlformats.org/officeDocument/2006/relationships/image" Target="cid:image002.png@01CCF53B.E6FF0510"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listair.cockburn.us/Basic+use+case+templat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cid:image003.jpg@01CCF53B.E6FF0510" TargetMode="External"/><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1.png@01CCF53B.E6FF0510"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594</Words>
  <Characters>3388</Characters>
  <Application>Microsoft Office Word</Application>
  <DocSecurity>0</DocSecurity>
  <Lines>28</Lines>
  <Paragraphs>7</Paragraphs>
  <ScaleCrop>false</ScaleCrop>
  <Company>Microsoft</Company>
  <LinksUpToDate>false</LinksUpToDate>
  <CharactersWithSpaces>3975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Scott Gilroy</dc:creator>
  <cp:lastModifiedBy>Scott Gilroy</cp:lastModifiedBy>
  <cp:revision>3</cp:revision>
  <dcterms:created xsi:type="dcterms:W3CDTF">2012-03-01T23:20:00Z</dcterms:created>
  <dcterms:modified xsi:type="dcterms:W3CDTF">2012-03-01T23:28:00Z</dcterms:modified>
</cp:coreProperties>
</file>